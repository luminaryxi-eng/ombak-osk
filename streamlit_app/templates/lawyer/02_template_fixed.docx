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0605" w14:textId="77777777" w:rsidR="00C15445" w:rsidRDefault="00D656C1">
      <w:pPr>
        <w:pStyle w:val="Heading9"/>
        <w:ind w:left="0" w:firstLine="0"/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Date: </w:t>
      </w:r>
    </w:p>
    <w:p w14:paraId="3B74ACC2" w14:textId="77777777" w:rsidR="00C15445" w:rsidRDefault="00C15445">
      <w:pPr>
        <w:keepNext/>
        <w:outlineLvl w:val="8"/>
        <w:rPr>
          <w:rFonts w:ascii="Arial" w:hAnsi="Arial" w:cs="Arial"/>
          <w:sz w:val="20"/>
          <w:szCs w:val="20"/>
          <w:highlight w:val="yellow"/>
        </w:rPr>
      </w:pPr>
    </w:p>
    <w:p w14:paraId="06145823" w14:textId="77777777" w:rsidR="00C15445" w:rsidRDefault="00D656C1">
      <w:pPr>
        <w:keepNext/>
        <w:outlineLvl w:val="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[Insert name of Purchaser]</w:t>
      </w:r>
    </w:p>
    <w:p w14:paraId="5585D908" w14:textId="77777777" w:rsidR="00C15445" w:rsidRDefault="00D656C1">
      <w:pPr>
        <w:keepNext/>
        <w:outlineLvl w:val="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[Insert address]</w:t>
      </w:r>
    </w:p>
    <w:p w14:paraId="0AE3E918" w14:textId="77777777" w:rsidR="00C15445" w:rsidRDefault="00C15445">
      <w:pPr>
        <w:keepNext/>
        <w:outlineLvl w:val="8"/>
        <w:rPr>
          <w:rFonts w:ascii="Arial" w:eastAsia="Times New Roman" w:hAnsi="Arial" w:cs="Arial"/>
          <w:sz w:val="20"/>
          <w:szCs w:val="20"/>
          <w:lang w:val="en-US"/>
        </w:rPr>
      </w:pPr>
    </w:p>
    <w:p w14:paraId="6471E162" w14:textId="77777777" w:rsidR="00C15445" w:rsidRDefault="00C15445">
      <w:pPr>
        <w:rPr>
          <w:rFonts w:ascii="Arial" w:hAnsi="Arial" w:cs="Arial"/>
          <w:sz w:val="20"/>
          <w:szCs w:val="20"/>
          <w:lang w:val="en-US"/>
        </w:rPr>
      </w:pPr>
    </w:p>
    <w:p w14:paraId="7FE0581F" w14:textId="77777777" w:rsidR="00C15445" w:rsidRDefault="00C15445">
      <w:pPr>
        <w:pBdr>
          <w:top w:val="single" w:sz="4" w:space="1" w:color="auto"/>
        </w:pBdr>
        <w:jc w:val="both"/>
        <w:rPr>
          <w:rFonts w:ascii="Arial" w:hAnsi="Arial" w:cs="Arial"/>
          <w:i/>
          <w:sz w:val="20"/>
          <w:szCs w:val="20"/>
        </w:rPr>
      </w:pPr>
    </w:p>
    <w:p w14:paraId="5CA19033" w14:textId="0A87F8A7" w:rsidR="00C15445" w:rsidRDefault="00D656C1">
      <w:pPr>
        <w:numPr>
          <w:ilvl w:val="12"/>
          <w:numId w:val="0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MESSRS. WONG, LAW &amp; TI </w:t>
      </w:r>
    </w:p>
    <w:p w14:paraId="3D25E6F1" w14:textId="77777777" w:rsidR="00C15445" w:rsidRDefault="00D656C1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Advocates &amp; Solicitors</w:t>
      </w:r>
    </w:p>
    <w:p w14:paraId="277C93F1" w14:textId="22A9419F" w:rsidR="00F432D7" w:rsidRPr="00F432D7" w:rsidRDefault="00F432D7" w:rsidP="00F432D7">
      <w:pPr>
        <w:numPr>
          <w:ilvl w:val="12"/>
          <w:numId w:val="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A-23, 2nd &amp; 3rd Floor, Lorong Seri Kuantan 2, </w:t>
        <w:br/>
        <w:t>Sri Kuantan Square, Jalan Teluk Sisek,  </w:t>
      </w:r>
    </w:p>
    <w:p w14:paraId="71444A75" w14:textId="77777777" w:rsidR="00F432D7" w:rsidRPr="00F432D7" w:rsidRDefault="00F432D7" w:rsidP="00F432D7">
      <w:pPr>
        <w:numPr>
          <w:ilvl w:val="12"/>
          <w:numId w:val="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25000 Kuantan, Pahang Darul Makmu</w:t>
      </w:r>
    </w:p>
    <w:p w14:paraId="30E9124B" w14:textId="77777777" w:rsidR="00C15445" w:rsidRPr="003A5773" w:rsidRDefault="00C15445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  <w:lang w:val="fi-FI"/>
        </w:rPr>
      </w:pPr>
    </w:p>
    <w:p w14:paraId="786F8343" w14:textId="77777777" w:rsidR="00C15445" w:rsidRDefault="00D656C1">
      <w:pPr>
        <w:pStyle w:val="InsideAddress"/>
        <w:rPr>
          <w:rFonts w:cs="Arial"/>
        </w:rPr>
      </w:pPr>
      <w:r>
        <w:rPr>
          <w:rFonts w:cs="Arial"/>
        </w:rPr>
        <w:t>Dear Sirs,</w:t>
      </w:r>
    </w:p>
    <w:p w14:paraId="690B8E22" w14:textId="77777777" w:rsidR="00C15445" w:rsidRDefault="00C15445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75"/>
        <w:gridCol w:w="1248"/>
        <w:gridCol w:w="284"/>
        <w:gridCol w:w="6819"/>
      </w:tblGrid>
      <w:tr w:rsidR="00C15445" w14:paraId="5AFDF959" w14:textId="77777777" w:rsidTr="00D73991">
        <w:tc>
          <w:tcPr>
            <w:tcW w:w="675" w:type="dxa"/>
          </w:tcPr>
          <w:p w14:paraId="7B58A4A9" w14:textId="77777777" w:rsidR="00C15445" w:rsidRDefault="00D656C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Re: </w:t>
            </w:r>
          </w:p>
        </w:tc>
        <w:tc>
          <w:tcPr>
            <w:tcW w:w="8351" w:type="dxa"/>
            <w:gridSpan w:val="3"/>
          </w:tcPr>
          <w:p w14:paraId="12B1E055" w14:textId="77777777" w:rsidR="00C15445" w:rsidRDefault="00D656C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Appointment of solicitors for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perfection of transfer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charge (if applicable)</w:t>
            </w:r>
          </w:p>
          <w:p w14:paraId="4CF7D6F3" w14:textId="77777777" w:rsidR="00C15445" w:rsidRDefault="00D656C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C15445" w14:paraId="37CBAD05" w14:textId="77777777" w:rsidTr="00D73991">
        <w:tc>
          <w:tcPr>
            <w:tcW w:w="1923" w:type="dxa"/>
            <w:gridSpan w:val="2"/>
          </w:tcPr>
          <w:p w14:paraId="5C53B9B3" w14:textId="77777777" w:rsidR="00C15445" w:rsidRDefault="00D656C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said Parcel</w:t>
            </w:r>
          </w:p>
        </w:tc>
        <w:tc>
          <w:tcPr>
            <w:tcW w:w="284" w:type="dxa"/>
          </w:tcPr>
          <w:p w14:paraId="1307F739" w14:textId="77777777" w:rsidR="00C15445" w:rsidRDefault="00D656C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819" w:type="dxa"/>
          </w:tcPr>
          <w:p w14:paraId="33A40E77" w14:textId="38E38067" w:rsidR="00C15445" w:rsidRPr="00F432D7" w:rsidRDefault="00D656C1">
            <w:pPr>
              <w:ind w:firstLine="15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Unit No…., Type …. in the development provisionally known as “OSK OMBAK” held under GERAN MUKIM 8972</w:t>
            </w:r>
            <w:r>
              <w:rPr>
                <w:rFonts w:ascii="Arial" w:hAnsi="Arial" w:cs="Arial"/>
                <w:sz w:val="20"/>
                <w:szCs w:val="20"/>
              </w:rPr>
              <w:t>, Lot 106325, Tempat Kampong Pantai, Mukim Sungai Karang, Daerah Kuantan, Negeri Pahang</w:t>
            </w:r>
          </w:p>
        </w:tc>
      </w:tr>
      <w:tr w:rsidR="00D73991" w14:paraId="358C62F2" w14:textId="77777777" w:rsidTr="00D73991">
        <w:tc>
          <w:tcPr>
            <w:tcW w:w="1923" w:type="dxa"/>
            <w:gridSpan w:val="2"/>
          </w:tcPr>
          <w:p w14:paraId="1BB95EBA" w14:textId="77777777" w:rsidR="00D73991" w:rsidRDefault="00D73991" w:rsidP="00D7399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Developer</w:t>
            </w:r>
          </w:p>
        </w:tc>
        <w:tc>
          <w:tcPr>
            <w:tcW w:w="284" w:type="dxa"/>
          </w:tcPr>
          <w:p w14:paraId="3173CB1B" w14:textId="77777777" w:rsidR="00D73991" w:rsidRDefault="00D73991" w:rsidP="00D7399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819" w:type="dxa"/>
          </w:tcPr>
          <w:p w14:paraId="424393DD" w14:textId="32407C51" w:rsidR="00D73991" w:rsidRPr="00F432D7" w:rsidRDefault="001B57D7" w:rsidP="00D7399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PJD Sejahtera Sdn. Bhd. [Registration No.: 199601033662 (406014-U)]</w:t>
            </w:r>
          </w:p>
        </w:tc>
      </w:tr>
      <w:tr w:rsidR="00D73991" w14:paraId="183EBFA5" w14:textId="77777777" w:rsidTr="00D73991">
        <w:tc>
          <w:tcPr>
            <w:tcW w:w="1923" w:type="dxa"/>
            <w:gridSpan w:val="2"/>
            <w:tcBorders>
              <w:bottom w:val="single" w:sz="4" w:space="0" w:color="auto"/>
            </w:tcBorders>
          </w:tcPr>
          <w:p w14:paraId="65BCB9B3" w14:textId="77777777" w:rsidR="00D73991" w:rsidRDefault="00D73991" w:rsidP="00D7399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Purchaser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42CF56D" w14:textId="77777777" w:rsidR="00D73991" w:rsidRDefault="00D73991" w:rsidP="00D7399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819" w:type="dxa"/>
            <w:tcBorders>
              <w:bottom w:val="single" w:sz="4" w:space="0" w:color="auto"/>
            </w:tcBorders>
          </w:tcPr>
          <w:p w14:paraId="1BD01192" w14:textId="77777777" w:rsidR="00D73991" w:rsidRDefault="00D73991" w:rsidP="00D739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[Insert name of Purchaser]</w:t>
            </w:r>
          </w:p>
        </w:tc>
      </w:tr>
    </w:tbl>
    <w:p w14:paraId="3A4AD9DC" w14:textId="77777777" w:rsidR="00C15445" w:rsidRDefault="00C15445">
      <w:pPr>
        <w:pStyle w:val="InsideAddress"/>
        <w:tabs>
          <w:tab w:val="left" w:pos="1800"/>
          <w:tab w:val="left" w:pos="2160"/>
        </w:tabs>
        <w:spacing w:line="240" w:lineRule="auto"/>
        <w:rPr>
          <w:rFonts w:cs="Arial"/>
          <w:b/>
          <w:bCs/>
        </w:rPr>
      </w:pPr>
    </w:p>
    <w:p w14:paraId="64949A3F" w14:textId="77777777" w:rsidR="00C15445" w:rsidRDefault="00D656C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zh-CN"/>
        </w:rPr>
        <w:t>I/We</w:t>
      </w:r>
      <w:r>
        <w:rPr>
          <w:rFonts w:ascii="Arial" w:hAnsi="Arial" w:cs="Arial"/>
          <w:sz w:val="20"/>
          <w:szCs w:val="20"/>
        </w:rPr>
        <w:t xml:space="preserve"> refer to the above matter.</w:t>
      </w:r>
    </w:p>
    <w:p w14:paraId="33EE4E1C" w14:textId="77777777" w:rsidR="00C15445" w:rsidRDefault="00C15445">
      <w:pPr>
        <w:jc w:val="both"/>
        <w:rPr>
          <w:rFonts w:ascii="Arial" w:hAnsi="Arial" w:cs="Arial"/>
          <w:sz w:val="20"/>
          <w:szCs w:val="20"/>
        </w:rPr>
      </w:pPr>
    </w:p>
    <w:p w14:paraId="15F9E7BC" w14:textId="33DF399B" w:rsidR="00DE2631" w:rsidRDefault="00D656C1" w:rsidP="00DC1A1C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I/We hereby appoint you, </w:t>
      </w:r>
      <w:r>
        <w:rPr>
          <w:rFonts w:ascii="Arial" w:hAnsi="Arial" w:cs="Arial"/>
          <w:b/>
          <w:sz w:val="20"/>
          <w:szCs w:val="20"/>
        </w:rPr>
        <w:t>Messrs. WONG, LAW &amp; TI,</w:t>
      </w:r>
      <w:r>
        <w:rPr>
          <w:rFonts w:ascii="Arial" w:hAnsi="Arial" w:cs="Arial"/>
          <w:sz w:val="20"/>
          <w:szCs w:val="20"/>
        </w:rPr>
        <w:t xml:space="preserve"> to act as my / our solicitors to attend to the following:</w:t>
      </w:r>
    </w:p>
    <w:p w14:paraId="629886BC" w14:textId="77777777" w:rsidR="00DE2631" w:rsidRDefault="00DE2631" w:rsidP="00DC1A1C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</w:p>
    <w:p w14:paraId="0D770493" w14:textId="366E5BF9" w:rsidR="00DE2631" w:rsidRDefault="00DE2631" w:rsidP="00DE263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perfection of transfer of the strata title in respect of the said Parcel in my/our favour; and </w:t>
      </w:r>
    </w:p>
    <w:p w14:paraId="03437301" w14:textId="42CB3939" w:rsidR="00DE2631" w:rsidRDefault="00DE2631" w:rsidP="00DE263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applicable, you are also appointed to attend to the perfection of the charge in favour of my/our financier; and</w:t>
      </w:r>
    </w:p>
    <w:p w14:paraId="58375F3D" w14:textId="6D77F539" w:rsidR="00C15445" w:rsidRPr="006942DC" w:rsidRDefault="2044BBE7" w:rsidP="006942D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other ancillary matters related to the aforesaid transfer and charge (if applicable)</w:t>
      </w:r>
      <w:ins w:id="0" w:author="Edwin Tang Yeong Shuen [/SM/PROP/MY]" w:date="2026-05-05T08:45:00Z" w16du:dateUtc="2026-05-05T08:45:24Z">
        <w:r>
          <w:rPr>
            <w:rFonts w:ascii="Arial" w:hAnsi="Arial" w:cs="Arial"/>
            <w:sz w:val="20"/>
            <w:szCs w:val="20"/>
          </w:rPr>
          <w:t xml:space="preserve"> </w:t>
        </w:r>
      </w:ins>
      <w:r>
        <w:rPr>
          <w:rFonts w:ascii="Arial" w:hAnsi="Arial" w:cs="Arial"/>
          <w:sz w:val="20"/>
          <w:szCs w:val="20"/>
        </w:rPr>
        <w:t>once the strata title to the said Parcel is issued by the relevant authority.</w:t>
      </w:r>
    </w:p>
    <w:p w14:paraId="5F4D838C" w14:textId="77777777" w:rsidR="00C15445" w:rsidRDefault="00C15445">
      <w:pPr>
        <w:jc w:val="both"/>
        <w:rPr>
          <w:rFonts w:ascii="Arial" w:hAnsi="Arial" w:cs="Arial"/>
          <w:sz w:val="20"/>
          <w:szCs w:val="20"/>
        </w:rPr>
      </w:pPr>
    </w:p>
    <w:p w14:paraId="05B74191" w14:textId="2D183A6E" w:rsidR="00DE2631" w:rsidRDefault="00DE2631">
      <w:pPr>
        <w:jc w:val="both"/>
        <w:rPr>
          <w:rFonts w:ascii="Arial" w:hAnsi="Arial" w:cs="Arial"/>
          <w:sz w:val="20"/>
          <w:szCs w:val="20"/>
        </w:rPr>
      </w:pPr>
    </w:p>
    <w:p w14:paraId="3BBC6A46" w14:textId="6F41076C" w:rsidR="00C15445" w:rsidRDefault="00D656C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appointment shall terminate in the event I/we sell or dispose of the said Parcel prior to issuance of the strata title.</w:t>
      </w:r>
    </w:p>
    <w:p w14:paraId="4645E628" w14:textId="77777777" w:rsidR="00C15445" w:rsidRDefault="00C15445">
      <w:pPr>
        <w:jc w:val="both"/>
        <w:rPr>
          <w:rFonts w:ascii="Arial" w:hAnsi="Arial" w:cs="Arial"/>
          <w:sz w:val="20"/>
          <w:szCs w:val="20"/>
        </w:rPr>
      </w:pPr>
    </w:p>
    <w:p w14:paraId="029B6780" w14:textId="77777777" w:rsidR="00C15445" w:rsidRDefault="00D656C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Thank you.</w:t>
      </w:r>
    </w:p>
    <w:p w14:paraId="1EDE3A3F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4E6D44D3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50F63D80" w14:textId="77777777" w:rsidR="00C15445" w:rsidRDefault="00D656C1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Yours faithfully,</w:t>
      </w:r>
    </w:p>
    <w:p w14:paraId="11A23217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166866FD" w14:textId="77777777" w:rsidR="00C15445" w:rsidRDefault="00C15445">
      <w:pPr>
        <w:keepNext/>
        <w:outlineLvl w:val="8"/>
        <w:rPr>
          <w:rFonts w:ascii="Arial" w:hAnsi="Arial" w:cs="Arial"/>
          <w:b/>
          <w:sz w:val="20"/>
          <w:szCs w:val="20"/>
          <w:lang w:val="en-US"/>
        </w:rPr>
      </w:pPr>
    </w:p>
    <w:p w14:paraId="3E43A817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6"/>
        <w:gridCol w:w="4510"/>
      </w:tblGrid>
      <w:tr w:rsidR="00C15445" w14:paraId="7D34D0A6" w14:textId="77777777">
        <w:tc>
          <w:tcPr>
            <w:tcW w:w="4621" w:type="dxa"/>
          </w:tcPr>
          <w:p w14:paraId="44944C54" w14:textId="77777777" w:rsidR="00C15445" w:rsidRDefault="00D656C1">
            <w:pPr>
              <w:tabs>
                <w:tab w:val="left" w:pos="532"/>
              </w:tabs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…………………………………</w:t>
            </w:r>
          </w:p>
          <w:p w14:paraId="0841016B" w14:textId="7D0AC6A1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Name: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name of Purchaser]</w:t>
            </w:r>
          </w:p>
          <w:p w14:paraId="40E0239D" w14:textId="5CCCD306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NRIC No.: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Purchaser’s NRIC</w:t>
            </w:r>
          </w:p>
        </w:tc>
        <w:tc>
          <w:tcPr>
            <w:tcW w:w="4621" w:type="dxa"/>
          </w:tcPr>
          <w:p w14:paraId="71C30B49" w14:textId="77777777" w:rsidR="00C15445" w:rsidRDefault="00D656C1">
            <w:pPr>
              <w:tabs>
                <w:tab w:val="left" w:pos="532"/>
              </w:tabs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………………………………..</w:t>
            </w:r>
          </w:p>
          <w:p w14:paraId="6294D3C6" w14:textId="5513191D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Name: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[ name of Purchaser2]</w:t>
            </w:r>
          </w:p>
          <w:p w14:paraId="028D2E45" w14:textId="0CFFFF9B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NRIC No.: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[Purchaser’s NRIC]</w:t>
            </w:r>
          </w:p>
        </w:tc>
      </w:tr>
    </w:tbl>
    <w:p w14:paraId="6E356A5D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123E5E82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GB"/>
        </w:rPr>
      </w:pPr>
    </w:p>
    <w:sectPr w:rsidR="00C15445">
      <w:pgSz w:w="11906" w:h="16838" w:code="9"/>
      <w:pgMar w:top="1440" w:right="1440" w:bottom="1440" w:left="144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D9F"/>
    <w:multiLevelType w:val="hybridMultilevel"/>
    <w:tmpl w:val="3112FC56"/>
    <w:lvl w:ilvl="0" w:tplc="B8FE68C8">
      <w:start w:val="1"/>
      <w:numFmt w:val="lowerRoman"/>
      <w:lvlText w:val="(%1)"/>
      <w:lvlJc w:val="left"/>
      <w:pPr>
        <w:ind w:left="1245" w:hanging="720"/>
      </w:pPr>
      <w:rPr>
        <w:rFonts w:cs="Times New Roman" w:hint="default"/>
      </w:rPr>
    </w:lvl>
    <w:lvl w:ilvl="1" w:tplc="44090019" w:tentative="1">
      <w:start w:val="1"/>
      <w:numFmt w:val="lowerLetter"/>
      <w:lvlText w:val="%2."/>
      <w:lvlJc w:val="left"/>
      <w:pPr>
        <w:ind w:left="1605" w:hanging="360"/>
      </w:pPr>
      <w:rPr>
        <w:rFonts w:cs="Times New Roman"/>
      </w:rPr>
    </w:lvl>
    <w:lvl w:ilvl="2" w:tplc="4409001B" w:tentative="1">
      <w:start w:val="1"/>
      <w:numFmt w:val="lowerRoman"/>
      <w:lvlText w:val="%3."/>
      <w:lvlJc w:val="right"/>
      <w:pPr>
        <w:ind w:left="2325" w:hanging="180"/>
      </w:pPr>
      <w:rPr>
        <w:rFonts w:cs="Times New Roman"/>
      </w:rPr>
    </w:lvl>
    <w:lvl w:ilvl="3" w:tplc="4409000F" w:tentative="1">
      <w:start w:val="1"/>
      <w:numFmt w:val="decimal"/>
      <w:lvlText w:val="%4."/>
      <w:lvlJc w:val="left"/>
      <w:pPr>
        <w:ind w:left="3045" w:hanging="360"/>
      </w:pPr>
      <w:rPr>
        <w:rFonts w:cs="Times New Roman"/>
      </w:rPr>
    </w:lvl>
    <w:lvl w:ilvl="4" w:tplc="44090019" w:tentative="1">
      <w:start w:val="1"/>
      <w:numFmt w:val="lowerLetter"/>
      <w:lvlText w:val="%5."/>
      <w:lvlJc w:val="left"/>
      <w:pPr>
        <w:ind w:left="3765" w:hanging="360"/>
      </w:pPr>
      <w:rPr>
        <w:rFonts w:cs="Times New Roman"/>
      </w:rPr>
    </w:lvl>
    <w:lvl w:ilvl="5" w:tplc="4409001B" w:tentative="1">
      <w:start w:val="1"/>
      <w:numFmt w:val="lowerRoman"/>
      <w:lvlText w:val="%6."/>
      <w:lvlJc w:val="right"/>
      <w:pPr>
        <w:ind w:left="4485" w:hanging="180"/>
      </w:pPr>
      <w:rPr>
        <w:rFonts w:cs="Times New Roman"/>
      </w:rPr>
    </w:lvl>
    <w:lvl w:ilvl="6" w:tplc="4409000F" w:tentative="1">
      <w:start w:val="1"/>
      <w:numFmt w:val="decimal"/>
      <w:lvlText w:val="%7."/>
      <w:lvlJc w:val="left"/>
      <w:pPr>
        <w:ind w:left="5205" w:hanging="360"/>
      </w:pPr>
      <w:rPr>
        <w:rFonts w:cs="Times New Roman"/>
      </w:rPr>
    </w:lvl>
    <w:lvl w:ilvl="7" w:tplc="44090019" w:tentative="1">
      <w:start w:val="1"/>
      <w:numFmt w:val="lowerLetter"/>
      <w:lvlText w:val="%8."/>
      <w:lvlJc w:val="left"/>
      <w:pPr>
        <w:ind w:left="5925" w:hanging="360"/>
      </w:pPr>
      <w:rPr>
        <w:rFonts w:cs="Times New Roman"/>
      </w:rPr>
    </w:lvl>
    <w:lvl w:ilvl="8" w:tplc="4409001B" w:tentative="1">
      <w:start w:val="1"/>
      <w:numFmt w:val="lowerRoman"/>
      <w:lvlText w:val="%9."/>
      <w:lvlJc w:val="right"/>
      <w:pPr>
        <w:ind w:left="6645" w:hanging="180"/>
      </w:pPr>
      <w:rPr>
        <w:rFonts w:cs="Times New Roman"/>
      </w:rPr>
    </w:lvl>
  </w:abstractNum>
  <w:abstractNum w:abstractNumId="1" w15:restartNumberingAfterBreak="0">
    <w:nsid w:val="514758E2"/>
    <w:multiLevelType w:val="hybridMultilevel"/>
    <w:tmpl w:val="0DE218AE"/>
    <w:lvl w:ilvl="0" w:tplc="51FEF466">
      <w:start w:val="3"/>
      <w:numFmt w:val="decimal"/>
      <w:lvlText w:val="%1."/>
      <w:lvlJc w:val="left"/>
      <w:pPr>
        <w:tabs>
          <w:tab w:val="num" w:pos="1050"/>
        </w:tabs>
        <w:ind w:left="1050" w:hanging="525"/>
      </w:pPr>
      <w:rPr>
        <w:rFonts w:cs="Times New Roman" w:hint="default"/>
      </w:rPr>
    </w:lvl>
    <w:lvl w:ilvl="1" w:tplc="1ACA231A">
      <w:start w:val="1"/>
      <w:numFmt w:val="lowerRoman"/>
      <w:lvlText w:val="(%2)"/>
      <w:lvlJc w:val="left"/>
      <w:pPr>
        <w:tabs>
          <w:tab w:val="num" w:pos="2145"/>
        </w:tabs>
        <w:ind w:left="2145" w:hanging="90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  <w:rPr>
        <w:rFonts w:cs="Times New Roman"/>
      </w:rPr>
    </w:lvl>
  </w:abstractNum>
  <w:abstractNum w:abstractNumId="2" w15:restartNumberingAfterBreak="0">
    <w:nsid w:val="5A9A1E4F"/>
    <w:multiLevelType w:val="hybridMultilevel"/>
    <w:tmpl w:val="27B83E6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E11D8"/>
    <w:multiLevelType w:val="hybridMultilevel"/>
    <w:tmpl w:val="7B2CCF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029012">
    <w:abstractNumId w:val="0"/>
  </w:num>
  <w:num w:numId="2" w16cid:durableId="932326931">
    <w:abstractNumId w:val="1"/>
  </w:num>
  <w:num w:numId="3" w16cid:durableId="1415469413">
    <w:abstractNumId w:val="3"/>
  </w:num>
  <w:num w:numId="4" w16cid:durableId="1790933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45"/>
    <w:rsid w:val="000A51FE"/>
    <w:rsid w:val="000F259B"/>
    <w:rsid w:val="00117F5C"/>
    <w:rsid w:val="00147E7B"/>
    <w:rsid w:val="00150B0C"/>
    <w:rsid w:val="001B57D7"/>
    <w:rsid w:val="001E4C0A"/>
    <w:rsid w:val="002162C6"/>
    <w:rsid w:val="002A7C52"/>
    <w:rsid w:val="003215AB"/>
    <w:rsid w:val="00336AD5"/>
    <w:rsid w:val="003A3100"/>
    <w:rsid w:val="003A5773"/>
    <w:rsid w:val="00422124"/>
    <w:rsid w:val="00432561"/>
    <w:rsid w:val="004A2C27"/>
    <w:rsid w:val="004F2DEE"/>
    <w:rsid w:val="00560006"/>
    <w:rsid w:val="00596DEE"/>
    <w:rsid w:val="005E5687"/>
    <w:rsid w:val="005E75BD"/>
    <w:rsid w:val="00617098"/>
    <w:rsid w:val="00624266"/>
    <w:rsid w:val="006364B5"/>
    <w:rsid w:val="006461F5"/>
    <w:rsid w:val="006678BF"/>
    <w:rsid w:val="006701C1"/>
    <w:rsid w:val="006942DC"/>
    <w:rsid w:val="00697BBE"/>
    <w:rsid w:val="006C0EB5"/>
    <w:rsid w:val="006D2EDC"/>
    <w:rsid w:val="006F77B6"/>
    <w:rsid w:val="00753BCF"/>
    <w:rsid w:val="007556AA"/>
    <w:rsid w:val="008560B9"/>
    <w:rsid w:val="008A4B87"/>
    <w:rsid w:val="008F7FF8"/>
    <w:rsid w:val="00955365"/>
    <w:rsid w:val="0097146A"/>
    <w:rsid w:val="00A11F83"/>
    <w:rsid w:val="00A323AD"/>
    <w:rsid w:val="00A4674E"/>
    <w:rsid w:val="00A55170"/>
    <w:rsid w:val="00A70301"/>
    <w:rsid w:val="00B0753B"/>
    <w:rsid w:val="00B1746F"/>
    <w:rsid w:val="00BB2DE7"/>
    <w:rsid w:val="00C15445"/>
    <w:rsid w:val="00C8566E"/>
    <w:rsid w:val="00C94367"/>
    <w:rsid w:val="00CC3C8D"/>
    <w:rsid w:val="00CD6FE3"/>
    <w:rsid w:val="00D07B24"/>
    <w:rsid w:val="00D656C1"/>
    <w:rsid w:val="00D73991"/>
    <w:rsid w:val="00D87359"/>
    <w:rsid w:val="00D9124B"/>
    <w:rsid w:val="00DC1A1C"/>
    <w:rsid w:val="00DE2631"/>
    <w:rsid w:val="00F43238"/>
    <w:rsid w:val="00F432D7"/>
    <w:rsid w:val="0FA9D638"/>
    <w:rsid w:val="2044BBE7"/>
    <w:rsid w:val="2D05F75F"/>
    <w:rsid w:val="33971D7B"/>
    <w:rsid w:val="6D66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629D1"/>
  <w15:chartTrackingRefBased/>
  <w15:docId w15:val="{6CA7881B-68F7-4A6A-B61B-D912BAB3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Calibri" w:hAnsi="Book Antiqua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qFormat/>
    <w:locked/>
    <w:pPr>
      <w:keepNext/>
      <w:ind w:left="3600" w:firstLine="720"/>
      <w:outlineLvl w:val="8"/>
    </w:pPr>
    <w:rPr>
      <w:rFonts w:ascii="Times New Roman" w:eastAsia="Times New Roman" w:hAnsi="Times New Roman"/>
      <w:b/>
      <w:sz w:val="21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InsideAddress">
    <w:name w:val="Inside Address"/>
    <w:basedOn w:val="Normal"/>
    <w:pPr>
      <w:spacing w:line="220" w:lineRule="atLeast"/>
      <w:jc w:val="both"/>
    </w:pPr>
    <w:rPr>
      <w:rFonts w:ascii="Arial" w:eastAsia="Times New Roman" w:hAnsi="Arial"/>
      <w:spacing w:val="-5"/>
      <w:sz w:val="20"/>
      <w:szCs w:val="20"/>
      <w:lang w:val="en-US"/>
    </w:rPr>
  </w:style>
  <w:style w:type="paragraph" w:styleId="BodyText3">
    <w:name w:val="Body Text 3"/>
    <w:basedOn w:val="Normal"/>
    <w:link w:val="BodyText3Char"/>
    <w:rPr>
      <w:rFonts w:ascii="Arial" w:eastAsia="Times New Roman" w:hAnsi="Arial" w:cs="Arial"/>
      <w:szCs w:val="20"/>
      <w:lang w:val="en-US"/>
    </w:rPr>
  </w:style>
  <w:style w:type="character" w:customStyle="1" w:styleId="BodyText3Char">
    <w:name w:val="Body Text 3 Char"/>
    <w:link w:val="BodyText3"/>
    <w:rPr>
      <w:rFonts w:ascii="Arial" w:eastAsia="Times New Roman" w:hAnsi="Arial" w:cs="Arial"/>
      <w:sz w:val="22"/>
      <w:lang w:val="en-US" w:eastAsia="en-US"/>
    </w:rPr>
  </w:style>
  <w:style w:type="character" w:customStyle="1" w:styleId="Heading9Char">
    <w:name w:val="Heading 9 Char"/>
    <w:link w:val="Heading9"/>
    <w:rPr>
      <w:rFonts w:ascii="Times New Roman" w:eastAsia="Times New Roman" w:hAnsi="Times New Roman"/>
      <w:b/>
      <w:sz w:val="21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link w:val="BodyText"/>
    <w:uiPriority w:val="99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Pr>
      <w:rFonts w:ascii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rFonts w:ascii="Book Antiqua" w:eastAsia="Calibri" w:hAnsi="Book Antiqua"/>
      <w:b/>
      <w:bCs/>
      <w:lang w:val="en-MY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/>
      <w:b/>
      <w:bCs/>
      <w:lang w:val="en-US" w:eastAsia="en-US"/>
    </w:rPr>
  </w:style>
  <w:style w:type="paragraph" w:styleId="Revision">
    <w:name w:val="Revision"/>
    <w:hidden/>
    <w:uiPriority w:val="99"/>
    <w:semiHidden/>
    <w:rsid w:val="00DE26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RLSE</dc:creator>
  <cp:keywords/>
  <cp:lastModifiedBy>David James</cp:lastModifiedBy>
  <cp:revision>7</cp:revision>
  <cp:lastPrinted>2017-07-14T04:24:00Z</cp:lastPrinted>
  <dcterms:created xsi:type="dcterms:W3CDTF">2026-05-01T08:07:00Z</dcterms:created>
  <dcterms:modified xsi:type="dcterms:W3CDTF">2026-05-12T08:04:00Z</dcterms:modified>
</cp:coreProperties>
</file>