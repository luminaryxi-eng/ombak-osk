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50605" w14:textId="77777777" w:rsidR="00C15445" w:rsidRDefault="00D656C1">
      <w:pPr>
        <w:pStyle w:val="Heading9"/>
        <w:ind w:left="0" w:firstLine="0"/>
        <w:rPr>
          <w:rFonts w:ascii="Arial" w:hAnsi="Arial" w:cs="Arial"/>
          <w:b w:val="0"/>
          <w:sz w:val="20"/>
        </w:rPr>
      </w:pPr>
      <w:r>
        <w:rPr>
          <w:rFonts w:ascii="Arial" w:hAnsi="Arial" w:cs="Arial"/>
          <w:b w:val="0"/>
          <w:sz w:val="20"/>
        </w:rPr>
        <w:t xml:space="preserve">Date: </w:t>
      </w:r>
    </w:p>
    <w:p w14:paraId="3B74ACC2" w14:textId="77777777" w:rsidR="00C15445" w:rsidRDefault="00C15445">
      <w:pPr>
        <w:keepNext/>
        <w:outlineLvl w:val="8"/>
        <w:rPr>
          <w:rFonts w:ascii="Arial" w:hAnsi="Arial" w:cs="Arial"/>
          <w:sz w:val="20"/>
          <w:szCs w:val="20"/>
          <w:highlight w:val="yellow"/>
        </w:rPr>
      </w:pPr>
    </w:p>
    <w:p w14:paraId="06145823" w14:textId="77777777" w:rsidR="00C15445" w:rsidRDefault="00D656C1">
      <w:pPr>
        <w:keepNext/>
        <w:outlineLvl w:val="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highlight w:val="yellow"/>
        </w:rPr>
        <w:t>[Insert name of Purchaser]</w:t>
      </w:r>
    </w:p>
    <w:p w14:paraId="5585D908" w14:textId="77777777" w:rsidR="00C15445" w:rsidRDefault="00D656C1">
      <w:pPr>
        <w:keepNext/>
        <w:outlineLvl w:val="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highlight w:val="yellow"/>
        </w:rPr>
        <w:t>[Insert address]</w:t>
      </w:r>
    </w:p>
    <w:p w14:paraId="0AE3E918" w14:textId="77777777" w:rsidR="00C15445" w:rsidRDefault="00C15445">
      <w:pPr>
        <w:keepNext/>
        <w:outlineLvl w:val="8"/>
        <w:rPr>
          <w:rFonts w:ascii="Arial" w:eastAsia="Times New Roman" w:hAnsi="Arial" w:cs="Arial"/>
          <w:sz w:val="20"/>
          <w:szCs w:val="20"/>
          <w:lang w:val="en-US"/>
        </w:rPr>
      </w:pPr>
    </w:p>
    <w:p w14:paraId="6471E162" w14:textId="77777777" w:rsidR="00C15445" w:rsidRDefault="00C15445">
      <w:pPr>
        <w:rPr>
          <w:rFonts w:ascii="Arial" w:hAnsi="Arial" w:cs="Arial"/>
          <w:sz w:val="20"/>
          <w:szCs w:val="20"/>
          <w:lang w:val="en-US"/>
        </w:rPr>
      </w:pPr>
    </w:p>
    <w:p w14:paraId="7FE0581F" w14:textId="77777777" w:rsidR="00C15445" w:rsidRDefault="00C15445">
      <w:pPr>
        <w:pBdr>
          <w:top w:val="single" w:sz="4" w:space="1" w:color="auto"/>
        </w:pBdr>
        <w:jc w:val="both"/>
        <w:rPr>
          <w:rFonts w:ascii="Arial" w:hAnsi="Arial" w:cs="Arial"/>
          <w:i/>
          <w:sz w:val="20"/>
          <w:szCs w:val="20"/>
        </w:rPr>
      </w:pPr>
    </w:p>
    <w:p w14:paraId="5CA19033" w14:textId="0A87F8A7" w:rsidR="00C15445" w:rsidRDefault="00D656C1">
      <w:pPr>
        <w:numPr>
          <w:ilvl w:val="12"/>
          <w:numId w:val="0"/>
        </w:num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MESSRS. </w:t>
      </w:r>
      <w:r w:rsidR="00F432D7">
        <w:rPr>
          <w:rFonts w:ascii="Arial" w:hAnsi="Arial" w:cs="Arial"/>
          <w:b/>
          <w:sz w:val="20"/>
          <w:szCs w:val="20"/>
        </w:rPr>
        <w:t>WONG, LAW &amp; TI</w:t>
      </w:r>
      <w:r w:rsidR="00B1746F">
        <w:rPr>
          <w:rFonts w:ascii="Arial" w:hAnsi="Arial" w:cs="Arial"/>
          <w:b/>
          <w:sz w:val="20"/>
          <w:szCs w:val="20"/>
        </w:rPr>
        <w:t xml:space="preserve"> </w:t>
      </w:r>
    </w:p>
    <w:p w14:paraId="3D25E6F1" w14:textId="77777777" w:rsidR="00C15445" w:rsidRDefault="00D656C1">
      <w:pPr>
        <w:numPr>
          <w:ilvl w:val="12"/>
          <w:numId w:val="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Advocates &amp; Solicitors</w:t>
      </w:r>
    </w:p>
    <w:p w14:paraId="277C93F1" w14:textId="22A9419F" w:rsidR="00F432D7" w:rsidRPr="00F432D7" w:rsidRDefault="00F432D7" w:rsidP="00F432D7">
      <w:pPr>
        <w:numPr>
          <w:ilvl w:val="12"/>
          <w:numId w:val="0"/>
        </w:numPr>
        <w:rPr>
          <w:rFonts w:ascii="Arial" w:hAnsi="Arial" w:cs="Arial"/>
          <w:sz w:val="20"/>
          <w:szCs w:val="20"/>
        </w:rPr>
      </w:pPr>
      <w:r w:rsidRPr="00F432D7">
        <w:rPr>
          <w:rFonts w:ascii="Arial" w:hAnsi="Arial" w:cs="Arial"/>
          <w:sz w:val="20"/>
          <w:szCs w:val="20"/>
        </w:rPr>
        <w:t>A-23, 2nd &amp; 3rd Floor, Lorong Seri Kuantan 2, </w:t>
      </w:r>
      <w:r w:rsidRPr="00F432D7">
        <w:rPr>
          <w:rFonts w:ascii="Arial" w:hAnsi="Arial" w:cs="Arial"/>
          <w:sz w:val="20"/>
          <w:szCs w:val="20"/>
        </w:rPr>
        <w:br/>
        <w:t>Sri Kuantan Square, Jalan Teluk Sisek,  </w:t>
      </w:r>
    </w:p>
    <w:p w14:paraId="71444A75" w14:textId="77777777" w:rsidR="00F432D7" w:rsidRPr="00F432D7" w:rsidRDefault="00F432D7" w:rsidP="00F432D7">
      <w:pPr>
        <w:numPr>
          <w:ilvl w:val="12"/>
          <w:numId w:val="0"/>
        </w:numPr>
        <w:rPr>
          <w:rFonts w:ascii="Arial" w:hAnsi="Arial" w:cs="Arial"/>
          <w:sz w:val="20"/>
          <w:szCs w:val="20"/>
        </w:rPr>
      </w:pPr>
      <w:r w:rsidRPr="00F432D7">
        <w:rPr>
          <w:rFonts w:ascii="Arial" w:hAnsi="Arial" w:cs="Arial"/>
          <w:sz w:val="20"/>
          <w:szCs w:val="20"/>
        </w:rPr>
        <w:t>25000 Kuantan, Pahang Darul Makmu</w:t>
      </w:r>
    </w:p>
    <w:p w14:paraId="30E9124B" w14:textId="77777777" w:rsidR="00C15445" w:rsidRPr="003A5773" w:rsidRDefault="00C15445">
      <w:pPr>
        <w:numPr>
          <w:ilvl w:val="12"/>
          <w:numId w:val="0"/>
        </w:numPr>
        <w:jc w:val="both"/>
        <w:rPr>
          <w:rFonts w:ascii="Arial" w:hAnsi="Arial" w:cs="Arial"/>
          <w:sz w:val="20"/>
          <w:szCs w:val="20"/>
          <w:lang w:val="fi-FI"/>
        </w:rPr>
      </w:pPr>
    </w:p>
    <w:p w14:paraId="786F8343" w14:textId="77777777" w:rsidR="00C15445" w:rsidRDefault="00D656C1">
      <w:pPr>
        <w:pStyle w:val="InsideAddress"/>
        <w:rPr>
          <w:rFonts w:cs="Arial"/>
        </w:rPr>
      </w:pPr>
      <w:r>
        <w:rPr>
          <w:rFonts w:cs="Arial"/>
        </w:rPr>
        <w:t>Dear Sirs,</w:t>
      </w:r>
    </w:p>
    <w:p w14:paraId="690B8E22" w14:textId="77777777" w:rsidR="00C15445" w:rsidRDefault="00C15445">
      <w:pPr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75"/>
        <w:gridCol w:w="1248"/>
        <w:gridCol w:w="284"/>
        <w:gridCol w:w="6819"/>
      </w:tblGrid>
      <w:tr w:rsidR="00C15445" w14:paraId="5AFDF959" w14:textId="77777777" w:rsidTr="00D73991">
        <w:tc>
          <w:tcPr>
            <w:tcW w:w="675" w:type="dxa"/>
          </w:tcPr>
          <w:p w14:paraId="7B58A4A9" w14:textId="77777777" w:rsidR="00C15445" w:rsidRDefault="00D656C1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Re: </w:t>
            </w:r>
          </w:p>
        </w:tc>
        <w:tc>
          <w:tcPr>
            <w:tcW w:w="8351" w:type="dxa"/>
            <w:gridSpan w:val="3"/>
          </w:tcPr>
          <w:p w14:paraId="12B1E055" w14:textId="77777777" w:rsidR="00C15445" w:rsidRDefault="00D656C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Appointment of solicitors for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perfection of transfer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and charge (if applicable)</w:t>
            </w:r>
          </w:p>
          <w:p w14:paraId="4CF7D6F3" w14:textId="77777777" w:rsidR="00C15445" w:rsidRDefault="00D656C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C15445" w14:paraId="37CBAD05" w14:textId="77777777" w:rsidTr="00D73991">
        <w:tc>
          <w:tcPr>
            <w:tcW w:w="1923" w:type="dxa"/>
            <w:gridSpan w:val="2"/>
          </w:tcPr>
          <w:p w14:paraId="5C53B9B3" w14:textId="77777777" w:rsidR="00C15445" w:rsidRDefault="00D656C1">
            <w:pPr>
              <w:pStyle w:val="InsideAddress"/>
              <w:tabs>
                <w:tab w:val="left" w:pos="1800"/>
                <w:tab w:val="left" w:pos="2160"/>
              </w:tabs>
              <w:spacing w:line="240" w:lineRule="auto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said Parcel</w:t>
            </w:r>
          </w:p>
        </w:tc>
        <w:tc>
          <w:tcPr>
            <w:tcW w:w="284" w:type="dxa"/>
          </w:tcPr>
          <w:p w14:paraId="1307F739" w14:textId="77777777" w:rsidR="00C15445" w:rsidRDefault="00D656C1">
            <w:pPr>
              <w:pStyle w:val="InsideAddress"/>
              <w:tabs>
                <w:tab w:val="left" w:pos="1800"/>
                <w:tab w:val="left" w:pos="2160"/>
              </w:tabs>
              <w:spacing w:line="240" w:lineRule="auto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:</w:t>
            </w:r>
          </w:p>
        </w:tc>
        <w:tc>
          <w:tcPr>
            <w:tcW w:w="6819" w:type="dxa"/>
          </w:tcPr>
          <w:p w14:paraId="33A40E77" w14:textId="38E38067" w:rsidR="00C15445" w:rsidRPr="00F432D7" w:rsidRDefault="00D656C1">
            <w:pPr>
              <w:ind w:firstLine="15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F432D7">
              <w:rPr>
                <w:rFonts w:ascii="Arial" w:hAnsi="Arial" w:cs="Arial"/>
                <w:bCs/>
                <w:sz w:val="20"/>
                <w:szCs w:val="20"/>
              </w:rPr>
              <w:t>Unit No…., Type …. in the development provisionally known as “</w:t>
            </w:r>
            <w:r w:rsidR="00753BCF" w:rsidRPr="00F432D7">
              <w:rPr>
                <w:rFonts w:ascii="Arial" w:hAnsi="Arial" w:cs="Arial"/>
                <w:bCs/>
                <w:sz w:val="20"/>
                <w:szCs w:val="20"/>
              </w:rPr>
              <w:t>OSK OMBAK</w:t>
            </w:r>
            <w:r w:rsidRPr="00F432D7">
              <w:rPr>
                <w:rFonts w:ascii="Arial" w:hAnsi="Arial" w:cs="Arial"/>
                <w:bCs/>
                <w:sz w:val="20"/>
                <w:szCs w:val="20"/>
              </w:rPr>
              <w:t>” held</w:t>
            </w:r>
            <w:r w:rsidR="00D73991" w:rsidRPr="00F432D7">
              <w:rPr>
                <w:rFonts w:ascii="Arial" w:hAnsi="Arial" w:cs="Arial"/>
                <w:bCs/>
                <w:sz w:val="20"/>
                <w:szCs w:val="20"/>
              </w:rPr>
              <w:t xml:space="preserve"> under </w:t>
            </w:r>
            <w:r w:rsidR="00D07B24" w:rsidRPr="00F432D7">
              <w:rPr>
                <w:rFonts w:ascii="Arial" w:hAnsi="Arial" w:cs="Arial"/>
                <w:bCs/>
                <w:sz w:val="20"/>
                <w:szCs w:val="20"/>
              </w:rPr>
              <w:t>GERAN</w:t>
            </w:r>
            <w:r w:rsidR="003A5773" w:rsidRPr="00F432D7">
              <w:rPr>
                <w:rFonts w:ascii="Arial" w:hAnsi="Arial" w:cs="Arial"/>
                <w:bCs/>
                <w:sz w:val="20"/>
                <w:szCs w:val="20"/>
              </w:rPr>
              <w:t xml:space="preserve"> MUKIM</w:t>
            </w:r>
            <w:r w:rsidR="00D07B24" w:rsidRPr="00F432D7">
              <w:rPr>
                <w:rFonts w:ascii="Arial" w:hAnsi="Arial" w:cs="Arial"/>
                <w:bCs/>
                <w:sz w:val="20"/>
                <w:szCs w:val="20"/>
              </w:rPr>
              <w:t xml:space="preserve"> 8972</w:t>
            </w:r>
            <w:r w:rsidR="00D9124B" w:rsidRPr="00F432D7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D07B24" w:rsidRPr="00F432D7">
              <w:rPr>
                <w:rFonts w:ascii="Arial" w:hAnsi="Arial" w:cs="Arial"/>
                <w:sz w:val="20"/>
                <w:szCs w:val="20"/>
              </w:rPr>
              <w:t>Lot 106325</w:t>
            </w:r>
            <w:r w:rsidR="00D73991" w:rsidRPr="00F432D7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3A5773" w:rsidRPr="00F432D7">
              <w:rPr>
                <w:rFonts w:ascii="Arial" w:hAnsi="Arial" w:cs="Arial"/>
                <w:sz w:val="20"/>
                <w:szCs w:val="20"/>
              </w:rPr>
              <w:t xml:space="preserve">Tempat Kampong Pantai, </w:t>
            </w:r>
            <w:r w:rsidR="00D73991" w:rsidRPr="00F432D7">
              <w:rPr>
                <w:rFonts w:ascii="Arial" w:hAnsi="Arial" w:cs="Arial"/>
                <w:sz w:val="20"/>
                <w:szCs w:val="20"/>
              </w:rPr>
              <w:t xml:space="preserve">Mukim </w:t>
            </w:r>
            <w:r w:rsidR="00D07B24" w:rsidRPr="00F432D7">
              <w:rPr>
                <w:rFonts w:ascii="Arial" w:hAnsi="Arial" w:cs="Arial"/>
                <w:sz w:val="20"/>
                <w:szCs w:val="20"/>
              </w:rPr>
              <w:t>Sungai Karang</w:t>
            </w:r>
            <w:r w:rsidR="00D73991" w:rsidRPr="00F432D7">
              <w:rPr>
                <w:rFonts w:ascii="Arial" w:hAnsi="Arial" w:cs="Arial"/>
                <w:sz w:val="20"/>
                <w:szCs w:val="20"/>
              </w:rPr>
              <w:t xml:space="preserve">, Daerah </w:t>
            </w:r>
            <w:r w:rsidR="00336AD5" w:rsidRPr="00F432D7">
              <w:rPr>
                <w:rFonts w:ascii="Arial" w:hAnsi="Arial" w:cs="Arial"/>
                <w:sz w:val="20"/>
                <w:szCs w:val="20"/>
              </w:rPr>
              <w:t>Kuantan</w:t>
            </w:r>
            <w:r w:rsidR="00D73991" w:rsidRPr="00F432D7">
              <w:rPr>
                <w:rFonts w:ascii="Arial" w:hAnsi="Arial" w:cs="Arial"/>
                <w:sz w:val="20"/>
                <w:szCs w:val="20"/>
              </w:rPr>
              <w:t xml:space="preserve">, Negeri </w:t>
            </w:r>
            <w:r w:rsidR="00336AD5" w:rsidRPr="00F432D7">
              <w:rPr>
                <w:rFonts w:ascii="Arial" w:hAnsi="Arial" w:cs="Arial"/>
                <w:sz w:val="20"/>
                <w:szCs w:val="20"/>
              </w:rPr>
              <w:t>Pahang</w:t>
            </w:r>
          </w:p>
        </w:tc>
      </w:tr>
      <w:tr w:rsidR="00D73991" w14:paraId="358C62F2" w14:textId="77777777" w:rsidTr="00D73991">
        <w:tc>
          <w:tcPr>
            <w:tcW w:w="1923" w:type="dxa"/>
            <w:gridSpan w:val="2"/>
          </w:tcPr>
          <w:p w14:paraId="1BB95EBA" w14:textId="77777777" w:rsidR="00D73991" w:rsidRDefault="00D73991" w:rsidP="00D73991">
            <w:pPr>
              <w:pStyle w:val="InsideAddress"/>
              <w:tabs>
                <w:tab w:val="left" w:pos="1800"/>
                <w:tab w:val="left" w:pos="2160"/>
              </w:tabs>
              <w:spacing w:line="240" w:lineRule="auto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Developer</w:t>
            </w:r>
          </w:p>
        </w:tc>
        <w:tc>
          <w:tcPr>
            <w:tcW w:w="284" w:type="dxa"/>
          </w:tcPr>
          <w:p w14:paraId="3173CB1B" w14:textId="77777777" w:rsidR="00D73991" w:rsidRDefault="00D73991" w:rsidP="00D73991">
            <w:pPr>
              <w:pStyle w:val="InsideAddress"/>
              <w:tabs>
                <w:tab w:val="left" w:pos="1800"/>
                <w:tab w:val="left" w:pos="2160"/>
              </w:tabs>
              <w:spacing w:line="240" w:lineRule="auto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:</w:t>
            </w:r>
          </w:p>
        </w:tc>
        <w:tc>
          <w:tcPr>
            <w:tcW w:w="6819" w:type="dxa"/>
          </w:tcPr>
          <w:p w14:paraId="424393DD" w14:textId="32407C51" w:rsidR="00D73991" w:rsidRPr="00F432D7" w:rsidRDefault="001B57D7" w:rsidP="00D73991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F432D7">
              <w:rPr>
                <w:rFonts w:ascii="Arial" w:hAnsi="Arial" w:cs="Arial"/>
                <w:sz w:val="20"/>
                <w:szCs w:val="20"/>
              </w:rPr>
              <w:t>PJD Sejahtera</w:t>
            </w:r>
            <w:r w:rsidR="00D73991" w:rsidRPr="00F432D7">
              <w:rPr>
                <w:rFonts w:ascii="Arial" w:hAnsi="Arial" w:cs="Arial"/>
                <w:sz w:val="20"/>
                <w:szCs w:val="20"/>
              </w:rPr>
              <w:t xml:space="preserve"> Sdn. Bhd. [Registration No.: </w:t>
            </w:r>
            <w:r w:rsidRPr="00F432D7">
              <w:rPr>
                <w:rFonts w:ascii="Arial" w:hAnsi="Arial" w:cs="Arial"/>
                <w:sz w:val="20"/>
                <w:szCs w:val="20"/>
              </w:rPr>
              <w:t>199601033662</w:t>
            </w:r>
            <w:r w:rsidR="00D73991" w:rsidRPr="00F432D7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Pr="00F432D7">
              <w:rPr>
                <w:rFonts w:ascii="Arial" w:hAnsi="Arial" w:cs="Arial"/>
                <w:sz w:val="20"/>
                <w:szCs w:val="20"/>
              </w:rPr>
              <w:t>406014</w:t>
            </w:r>
            <w:r w:rsidR="00D73991" w:rsidRPr="00F432D7">
              <w:rPr>
                <w:rFonts w:ascii="Arial" w:hAnsi="Arial" w:cs="Arial"/>
                <w:sz w:val="20"/>
                <w:szCs w:val="20"/>
              </w:rPr>
              <w:t>-</w:t>
            </w:r>
            <w:r w:rsidRPr="00F432D7">
              <w:rPr>
                <w:rFonts w:ascii="Arial" w:hAnsi="Arial" w:cs="Arial"/>
                <w:sz w:val="20"/>
                <w:szCs w:val="20"/>
              </w:rPr>
              <w:t>U</w:t>
            </w:r>
            <w:r w:rsidR="00D73991" w:rsidRPr="00F432D7">
              <w:rPr>
                <w:rFonts w:ascii="Arial" w:hAnsi="Arial" w:cs="Arial"/>
                <w:sz w:val="20"/>
                <w:szCs w:val="20"/>
              </w:rPr>
              <w:t>)]</w:t>
            </w:r>
          </w:p>
        </w:tc>
      </w:tr>
      <w:tr w:rsidR="00D73991" w14:paraId="183EBFA5" w14:textId="77777777" w:rsidTr="00D73991">
        <w:tc>
          <w:tcPr>
            <w:tcW w:w="1923" w:type="dxa"/>
            <w:gridSpan w:val="2"/>
            <w:tcBorders>
              <w:bottom w:val="single" w:sz="4" w:space="0" w:color="auto"/>
            </w:tcBorders>
          </w:tcPr>
          <w:p w14:paraId="65BCB9B3" w14:textId="77777777" w:rsidR="00D73991" w:rsidRDefault="00D73991" w:rsidP="00D73991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Purchaser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42CF56D" w14:textId="77777777" w:rsidR="00D73991" w:rsidRDefault="00D73991" w:rsidP="00D73991">
            <w:pPr>
              <w:pStyle w:val="InsideAddress"/>
              <w:tabs>
                <w:tab w:val="left" w:pos="1800"/>
                <w:tab w:val="left" w:pos="2160"/>
              </w:tabs>
              <w:spacing w:line="240" w:lineRule="auto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:</w:t>
            </w:r>
          </w:p>
        </w:tc>
        <w:tc>
          <w:tcPr>
            <w:tcW w:w="6819" w:type="dxa"/>
            <w:tcBorders>
              <w:bottom w:val="single" w:sz="4" w:space="0" w:color="auto"/>
            </w:tcBorders>
          </w:tcPr>
          <w:p w14:paraId="1BD01192" w14:textId="77777777" w:rsidR="00D73991" w:rsidRDefault="00D73991" w:rsidP="00D7399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highlight w:val="yellow"/>
              </w:rPr>
              <w:t>[Insert name of Purchaser]</w:t>
            </w:r>
          </w:p>
        </w:tc>
      </w:tr>
    </w:tbl>
    <w:p w14:paraId="3A4AD9DC" w14:textId="77777777" w:rsidR="00C15445" w:rsidRDefault="00C15445">
      <w:pPr>
        <w:pStyle w:val="InsideAddress"/>
        <w:tabs>
          <w:tab w:val="left" w:pos="1800"/>
          <w:tab w:val="left" w:pos="2160"/>
        </w:tabs>
        <w:spacing w:line="240" w:lineRule="auto"/>
        <w:rPr>
          <w:rFonts w:cs="Arial"/>
          <w:b/>
          <w:bCs/>
        </w:rPr>
      </w:pPr>
    </w:p>
    <w:p w14:paraId="64949A3F" w14:textId="77777777" w:rsidR="00C15445" w:rsidRDefault="00D656C1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zh-CN"/>
        </w:rPr>
        <w:t>I/We</w:t>
      </w:r>
      <w:r>
        <w:rPr>
          <w:rFonts w:ascii="Arial" w:hAnsi="Arial" w:cs="Arial"/>
          <w:sz w:val="20"/>
          <w:szCs w:val="20"/>
        </w:rPr>
        <w:t xml:space="preserve"> refer to the above matter.</w:t>
      </w:r>
    </w:p>
    <w:p w14:paraId="33EE4E1C" w14:textId="77777777" w:rsidR="00C15445" w:rsidRDefault="00C15445">
      <w:pPr>
        <w:jc w:val="both"/>
        <w:rPr>
          <w:rFonts w:ascii="Arial" w:hAnsi="Arial" w:cs="Arial"/>
          <w:sz w:val="20"/>
          <w:szCs w:val="20"/>
        </w:rPr>
      </w:pPr>
    </w:p>
    <w:p w14:paraId="15F9E7BC" w14:textId="33DF399B" w:rsidR="00DE2631" w:rsidRDefault="00D656C1" w:rsidP="00DC1A1C">
      <w:pPr>
        <w:numPr>
          <w:ilvl w:val="12"/>
          <w:numId w:val="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I/We hereby appoint you, </w:t>
      </w:r>
      <w:r>
        <w:rPr>
          <w:rFonts w:ascii="Arial" w:hAnsi="Arial" w:cs="Arial"/>
          <w:b/>
          <w:sz w:val="20"/>
          <w:szCs w:val="20"/>
        </w:rPr>
        <w:t xml:space="preserve">Messrs. </w:t>
      </w:r>
      <w:r w:rsidR="004F2DEE">
        <w:rPr>
          <w:rFonts w:ascii="Arial" w:hAnsi="Arial" w:cs="Arial"/>
          <w:b/>
          <w:sz w:val="20"/>
          <w:szCs w:val="20"/>
        </w:rPr>
        <w:t>WONG, LAW &amp; TI</w:t>
      </w:r>
      <w:r w:rsidR="00DC1A1C">
        <w:rPr>
          <w:rFonts w:ascii="Arial" w:hAnsi="Arial" w:cs="Arial"/>
          <w:b/>
          <w:sz w:val="20"/>
          <w:szCs w:val="20"/>
        </w:rPr>
        <w:t>,</w:t>
      </w:r>
      <w:r w:rsidR="006364B5">
        <w:rPr>
          <w:rFonts w:ascii="Arial" w:hAnsi="Arial" w:cs="Arial"/>
          <w:sz w:val="20"/>
          <w:szCs w:val="20"/>
        </w:rPr>
        <w:t xml:space="preserve"> </w:t>
      </w:r>
      <w:r w:rsidR="00DE2631">
        <w:rPr>
          <w:rFonts w:ascii="Arial" w:hAnsi="Arial" w:cs="Arial"/>
          <w:sz w:val="20"/>
          <w:szCs w:val="20"/>
        </w:rPr>
        <w:t xml:space="preserve">to act as my / our solicitors </w:t>
      </w:r>
      <w:r>
        <w:rPr>
          <w:rFonts w:ascii="Arial" w:hAnsi="Arial" w:cs="Arial"/>
          <w:sz w:val="20"/>
          <w:szCs w:val="20"/>
        </w:rPr>
        <w:t xml:space="preserve">to attend to the </w:t>
      </w:r>
      <w:r w:rsidR="00DE2631">
        <w:rPr>
          <w:rFonts w:ascii="Arial" w:hAnsi="Arial" w:cs="Arial"/>
          <w:sz w:val="20"/>
          <w:szCs w:val="20"/>
        </w:rPr>
        <w:t>following:</w:t>
      </w:r>
    </w:p>
    <w:p w14:paraId="629886BC" w14:textId="77777777" w:rsidR="00DE2631" w:rsidRDefault="00DE2631" w:rsidP="00DC1A1C">
      <w:pPr>
        <w:numPr>
          <w:ilvl w:val="12"/>
          <w:numId w:val="0"/>
        </w:numPr>
        <w:jc w:val="both"/>
        <w:rPr>
          <w:rFonts w:ascii="Arial" w:hAnsi="Arial" w:cs="Arial"/>
          <w:sz w:val="20"/>
          <w:szCs w:val="20"/>
        </w:rPr>
      </w:pPr>
    </w:p>
    <w:p w14:paraId="0D770493" w14:textId="366E5BF9" w:rsidR="00DE2631" w:rsidRDefault="00DE2631" w:rsidP="00DE263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</w:t>
      </w:r>
      <w:r w:rsidR="00432561">
        <w:rPr>
          <w:rFonts w:ascii="Arial" w:hAnsi="Arial" w:cs="Arial"/>
          <w:sz w:val="20"/>
          <w:szCs w:val="20"/>
        </w:rPr>
        <w:t xml:space="preserve">perfection of </w:t>
      </w:r>
      <w:r w:rsidR="00D656C1" w:rsidRPr="006942DC">
        <w:rPr>
          <w:rFonts w:ascii="Arial" w:hAnsi="Arial" w:cs="Arial"/>
          <w:sz w:val="20"/>
          <w:szCs w:val="20"/>
        </w:rPr>
        <w:t>transfer of the strata title in respect of the said Parcel in my/our favour</w:t>
      </w:r>
      <w:r>
        <w:rPr>
          <w:rFonts w:ascii="Arial" w:hAnsi="Arial" w:cs="Arial"/>
          <w:sz w:val="20"/>
          <w:szCs w:val="20"/>
        </w:rPr>
        <w:t>;</w:t>
      </w:r>
      <w:r w:rsidR="00D656C1" w:rsidRPr="006942DC">
        <w:rPr>
          <w:rFonts w:ascii="Arial" w:hAnsi="Arial" w:cs="Arial"/>
          <w:sz w:val="20"/>
          <w:szCs w:val="20"/>
        </w:rPr>
        <w:t xml:space="preserve"> and </w:t>
      </w:r>
    </w:p>
    <w:p w14:paraId="03437301" w14:textId="42CB3939" w:rsidR="00DE2631" w:rsidRDefault="00DE2631" w:rsidP="00DE263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Where</w:t>
      </w:r>
      <w:r w:rsidR="00D656C1" w:rsidRPr="006942DC">
        <w:rPr>
          <w:rFonts w:ascii="Arial" w:hAnsi="Arial" w:cs="Arial"/>
          <w:sz w:val="20"/>
          <w:szCs w:val="20"/>
        </w:rPr>
        <w:t xml:space="preserve"> applicable, </w:t>
      </w:r>
      <w:r>
        <w:rPr>
          <w:rFonts w:ascii="Arial" w:hAnsi="Arial" w:cs="Arial"/>
          <w:sz w:val="20"/>
          <w:szCs w:val="20"/>
        </w:rPr>
        <w:t xml:space="preserve">you are also appointed to attend to the perfection of </w:t>
      </w:r>
      <w:r w:rsidR="00D656C1" w:rsidRPr="006942DC">
        <w:rPr>
          <w:rFonts w:ascii="Arial" w:hAnsi="Arial" w:cs="Arial"/>
          <w:sz w:val="20"/>
          <w:szCs w:val="20"/>
        </w:rPr>
        <w:t>the charge in favour of my/our financier</w:t>
      </w:r>
      <w:r>
        <w:rPr>
          <w:rFonts w:ascii="Arial" w:hAnsi="Arial" w:cs="Arial"/>
          <w:sz w:val="20"/>
          <w:szCs w:val="20"/>
        </w:rPr>
        <w:t>; and</w:t>
      </w:r>
    </w:p>
    <w:p w14:paraId="58375F3D" w14:textId="6D77F539" w:rsidR="00C15445" w:rsidRPr="006942DC" w:rsidRDefault="2044BBE7" w:rsidP="006942DC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6D662D0A">
        <w:rPr>
          <w:rFonts w:ascii="Arial" w:hAnsi="Arial" w:cs="Arial"/>
          <w:sz w:val="20"/>
          <w:szCs w:val="20"/>
        </w:rPr>
        <w:t>All</w:t>
      </w:r>
      <w:r w:rsidR="0FA9D638" w:rsidRPr="6D662D0A">
        <w:rPr>
          <w:rFonts w:ascii="Arial" w:hAnsi="Arial" w:cs="Arial"/>
          <w:sz w:val="20"/>
          <w:szCs w:val="20"/>
        </w:rPr>
        <w:t xml:space="preserve"> other </w:t>
      </w:r>
      <w:r w:rsidRPr="6D662D0A">
        <w:rPr>
          <w:rFonts w:ascii="Arial" w:hAnsi="Arial" w:cs="Arial"/>
          <w:sz w:val="20"/>
          <w:szCs w:val="20"/>
        </w:rPr>
        <w:t xml:space="preserve">ancillary </w:t>
      </w:r>
      <w:r w:rsidR="0FA9D638" w:rsidRPr="6D662D0A">
        <w:rPr>
          <w:rFonts w:ascii="Arial" w:hAnsi="Arial" w:cs="Arial"/>
          <w:sz w:val="20"/>
          <w:szCs w:val="20"/>
        </w:rPr>
        <w:t xml:space="preserve">matters </w:t>
      </w:r>
      <w:r w:rsidRPr="6D662D0A">
        <w:rPr>
          <w:rFonts w:ascii="Arial" w:hAnsi="Arial" w:cs="Arial"/>
          <w:sz w:val="20"/>
          <w:szCs w:val="20"/>
        </w:rPr>
        <w:t xml:space="preserve">related to </w:t>
      </w:r>
      <w:r w:rsidR="0FA9D638" w:rsidRPr="6D662D0A">
        <w:rPr>
          <w:rFonts w:ascii="Arial" w:hAnsi="Arial" w:cs="Arial"/>
          <w:sz w:val="20"/>
          <w:szCs w:val="20"/>
        </w:rPr>
        <w:t>the aforesaid transfer and charge</w:t>
      </w:r>
      <w:r w:rsidRPr="6D662D0A">
        <w:rPr>
          <w:rFonts w:ascii="Arial" w:hAnsi="Arial" w:cs="Arial"/>
          <w:sz w:val="20"/>
          <w:szCs w:val="20"/>
        </w:rPr>
        <w:t xml:space="preserve"> (if applicable)</w:t>
      </w:r>
      <w:ins w:id="0" w:author="Edwin Tang Yeong Shuen [/SM/PROP/MY]" w:date="2026-05-05T08:45:00Z" w16du:dateUtc="2026-05-05T08:45:24Z">
        <w:r w:rsidR="2D05F75F" w:rsidRPr="6D662D0A">
          <w:rPr>
            <w:rFonts w:ascii="Arial" w:hAnsi="Arial" w:cs="Arial"/>
            <w:sz w:val="20"/>
            <w:szCs w:val="20"/>
          </w:rPr>
          <w:t xml:space="preserve"> </w:t>
        </w:r>
      </w:ins>
      <w:r w:rsidRPr="6D662D0A">
        <w:rPr>
          <w:rFonts w:ascii="Arial" w:hAnsi="Arial" w:cs="Arial"/>
          <w:sz w:val="20"/>
          <w:szCs w:val="20"/>
        </w:rPr>
        <w:t>once</w:t>
      </w:r>
      <w:r w:rsidR="0FA9D638" w:rsidRPr="6D662D0A">
        <w:rPr>
          <w:rFonts w:ascii="Arial" w:hAnsi="Arial" w:cs="Arial"/>
          <w:sz w:val="20"/>
          <w:szCs w:val="20"/>
        </w:rPr>
        <w:t xml:space="preserve"> the strata title to the said Parcel is issued by the relevant authority.</w:t>
      </w:r>
    </w:p>
    <w:p w14:paraId="5F4D838C" w14:textId="77777777" w:rsidR="00C15445" w:rsidRDefault="00C15445">
      <w:pPr>
        <w:jc w:val="both"/>
        <w:rPr>
          <w:rFonts w:ascii="Arial" w:hAnsi="Arial" w:cs="Arial"/>
          <w:sz w:val="20"/>
          <w:szCs w:val="20"/>
        </w:rPr>
      </w:pPr>
    </w:p>
    <w:p w14:paraId="05B74191" w14:textId="2D183A6E" w:rsidR="00DE2631" w:rsidRDefault="00DE2631">
      <w:pPr>
        <w:jc w:val="both"/>
        <w:rPr>
          <w:rFonts w:ascii="Arial" w:hAnsi="Arial" w:cs="Arial"/>
          <w:sz w:val="20"/>
          <w:szCs w:val="20"/>
        </w:rPr>
      </w:pPr>
    </w:p>
    <w:p w14:paraId="3BBC6A46" w14:textId="6F41076C" w:rsidR="00C15445" w:rsidRDefault="00D656C1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This appointment shall terminate in the event I/we sell </w:t>
      </w:r>
      <w:r w:rsidR="00DE2631">
        <w:rPr>
          <w:rFonts w:ascii="Arial" w:hAnsi="Arial" w:cs="Arial"/>
          <w:sz w:val="20"/>
          <w:szCs w:val="20"/>
        </w:rPr>
        <w:t xml:space="preserve">or dispose of </w:t>
      </w:r>
      <w:r>
        <w:rPr>
          <w:rFonts w:ascii="Arial" w:hAnsi="Arial" w:cs="Arial"/>
          <w:sz w:val="20"/>
          <w:szCs w:val="20"/>
        </w:rPr>
        <w:t>the said Parcel prior to issuance of the strata title</w:t>
      </w:r>
      <w:r w:rsidR="00DE2631">
        <w:rPr>
          <w:rFonts w:ascii="Arial" w:hAnsi="Arial" w:cs="Arial"/>
          <w:sz w:val="20"/>
          <w:szCs w:val="20"/>
        </w:rPr>
        <w:t>.</w:t>
      </w:r>
    </w:p>
    <w:p w14:paraId="4645E628" w14:textId="77777777" w:rsidR="00C15445" w:rsidRDefault="00C15445">
      <w:pPr>
        <w:jc w:val="both"/>
        <w:rPr>
          <w:rFonts w:ascii="Arial" w:hAnsi="Arial" w:cs="Arial"/>
          <w:sz w:val="20"/>
          <w:szCs w:val="20"/>
        </w:rPr>
      </w:pPr>
    </w:p>
    <w:p w14:paraId="029B6780" w14:textId="77777777" w:rsidR="00C15445" w:rsidRDefault="00D656C1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Thank you.</w:t>
      </w:r>
    </w:p>
    <w:p w14:paraId="1EDE3A3F" w14:textId="77777777" w:rsidR="00C15445" w:rsidRDefault="00C15445">
      <w:pPr>
        <w:tabs>
          <w:tab w:val="left" w:pos="532"/>
        </w:tabs>
        <w:jc w:val="both"/>
        <w:rPr>
          <w:rFonts w:ascii="Arial" w:hAnsi="Arial" w:cs="Arial"/>
          <w:sz w:val="20"/>
          <w:szCs w:val="20"/>
          <w:lang w:val="en-US"/>
        </w:rPr>
      </w:pPr>
    </w:p>
    <w:p w14:paraId="4E6D44D3" w14:textId="77777777" w:rsidR="00C15445" w:rsidRDefault="00C15445">
      <w:pPr>
        <w:tabs>
          <w:tab w:val="left" w:pos="532"/>
        </w:tabs>
        <w:jc w:val="both"/>
        <w:rPr>
          <w:rFonts w:ascii="Arial" w:hAnsi="Arial" w:cs="Arial"/>
          <w:sz w:val="20"/>
          <w:szCs w:val="20"/>
          <w:lang w:val="en-US"/>
        </w:rPr>
      </w:pPr>
    </w:p>
    <w:p w14:paraId="50F63D80" w14:textId="77777777" w:rsidR="00C15445" w:rsidRDefault="00D656C1">
      <w:pPr>
        <w:tabs>
          <w:tab w:val="left" w:pos="532"/>
        </w:tabs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Yours faithfully,</w:t>
      </w:r>
    </w:p>
    <w:p w14:paraId="11A23217" w14:textId="77777777" w:rsidR="00C15445" w:rsidRDefault="00C15445">
      <w:pPr>
        <w:tabs>
          <w:tab w:val="left" w:pos="532"/>
        </w:tabs>
        <w:jc w:val="both"/>
        <w:rPr>
          <w:rFonts w:ascii="Arial" w:hAnsi="Arial" w:cs="Arial"/>
          <w:sz w:val="20"/>
          <w:szCs w:val="20"/>
          <w:lang w:val="en-US"/>
        </w:rPr>
      </w:pPr>
    </w:p>
    <w:p w14:paraId="166866FD" w14:textId="77777777" w:rsidR="00C15445" w:rsidRDefault="00C15445">
      <w:pPr>
        <w:keepNext/>
        <w:outlineLvl w:val="8"/>
        <w:rPr>
          <w:rFonts w:ascii="Arial" w:hAnsi="Arial" w:cs="Arial"/>
          <w:b/>
          <w:sz w:val="20"/>
          <w:szCs w:val="20"/>
          <w:lang w:val="en-US"/>
        </w:rPr>
      </w:pPr>
    </w:p>
    <w:p w14:paraId="3E43A817" w14:textId="77777777" w:rsidR="00C15445" w:rsidRDefault="00C15445">
      <w:pPr>
        <w:tabs>
          <w:tab w:val="left" w:pos="532"/>
        </w:tabs>
        <w:jc w:val="both"/>
        <w:rPr>
          <w:rFonts w:ascii="Arial" w:hAnsi="Arial" w:cs="Arial"/>
          <w:sz w:val="20"/>
          <w:szCs w:val="20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16"/>
        <w:gridCol w:w="4510"/>
      </w:tblGrid>
      <w:tr w:rsidR="00C15445" w14:paraId="7D34D0A6" w14:textId="77777777">
        <w:tc>
          <w:tcPr>
            <w:tcW w:w="4621" w:type="dxa"/>
          </w:tcPr>
          <w:p w14:paraId="44944C54" w14:textId="77777777" w:rsidR="00C15445" w:rsidRDefault="00D656C1">
            <w:pPr>
              <w:tabs>
                <w:tab w:val="left" w:pos="532"/>
              </w:tabs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…………………………………</w:t>
            </w:r>
          </w:p>
          <w:p w14:paraId="0841016B" w14:textId="7D0AC6A1" w:rsidR="00C15445" w:rsidRDefault="00D656C1">
            <w:pPr>
              <w:keepNext/>
              <w:outlineLvl w:val="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Name:</w:t>
            </w:r>
            <w:r>
              <w:rPr>
                <w:rFonts w:ascii="Arial" w:hAnsi="Arial" w:cs="Arial"/>
                <w:sz w:val="20"/>
                <w:szCs w:val="20"/>
                <w:highlight w:val="yellow"/>
              </w:rPr>
              <w:t xml:space="preserve"> name of Purchaser]</w:t>
            </w:r>
          </w:p>
          <w:p w14:paraId="40E0239D" w14:textId="5CCCD306" w:rsidR="00C15445" w:rsidRDefault="00D656C1">
            <w:pPr>
              <w:keepNext/>
              <w:outlineLvl w:val="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NRIC No.:</w:t>
            </w:r>
            <w:r>
              <w:rPr>
                <w:rFonts w:ascii="Arial" w:hAnsi="Arial" w:cs="Arial"/>
                <w:sz w:val="20"/>
                <w:szCs w:val="20"/>
                <w:highlight w:val="yellow"/>
              </w:rPr>
              <w:t xml:space="preserve"> Purchaser’s NRIC</w:t>
            </w:r>
          </w:p>
        </w:tc>
        <w:tc>
          <w:tcPr>
            <w:tcW w:w="4621" w:type="dxa"/>
          </w:tcPr>
          <w:p w14:paraId="71C30B49" w14:textId="77777777" w:rsidR="00C15445" w:rsidRDefault="00D656C1">
            <w:pPr>
              <w:tabs>
                <w:tab w:val="left" w:pos="532"/>
              </w:tabs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………………………………..</w:t>
            </w:r>
          </w:p>
          <w:p w14:paraId="6294D3C6" w14:textId="5513191D" w:rsidR="00C15445" w:rsidRDefault="00D656C1">
            <w:pPr>
              <w:keepNext/>
              <w:outlineLvl w:val="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Name:</w:t>
            </w:r>
            <w:r>
              <w:rPr>
                <w:rFonts w:ascii="Arial" w:hAnsi="Arial" w:cs="Arial"/>
                <w:sz w:val="20"/>
                <w:szCs w:val="20"/>
                <w:highlight w:val="yellow"/>
              </w:rPr>
              <w:t xml:space="preserve"> [ name of Purchaser]</w:t>
            </w:r>
          </w:p>
          <w:p w14:paraId="028D2E45" w14:textId="0CFFFF9B" w:rsidR="00C15445" w:rsidRDefault="00D656C1">
            <w:pPr>
              <w:keepNext/>
              <w:outlineLvl w:val="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NRIC No.:</w:t>
            </w:r>
            <w:r>
              <w:rPr>
                <w:rFonts w:ascii="Arial" w:hAnsi="Arial" w:cs="Arial"/>
                <w:sz w:val="20"/>
                <w:szCs w:val="20"/>
                <w:highlight w:val="yellow"/>
              </w:rPr>
              <w:t xml:space="preserve"> [Purchaser’s NRIC]</w:t>
            </w:r>
          </w:p>
        </w:tc>
      </w:tr>
    </w:tbl>
    <w:p w14:paraId="6E356A5D" w14:textId="77777777" w:rsidR="00C15445" w:rsidRDefault="00C15445">
      <w:pPr>
        <w:tabs>
          <w:tab w:val="left" w:pos="532"/>
        </w:tabs>
        <w:jc w:val="both"/>
        <w:rPr>
          <w:rFonts w:ascii="Arial" w:hAnsi="Arial" w:cs="Arial"/>
          <w:sz w:val="20"/>
          <w:szCs w:val="20"/>
          <w:lang w:val="en-US"/>
        </w:rPr>
      </w:pPr>
    </w:p>
    <w:p w14:paraId="123E5E82" w14:textId="77777777" w:rsidR="00C15445" w:rsidRDefault="00C15445">
      <w:pPr>
        <w:tabs>
          <w:tab w:val="left" w:pos="532"/>
        </w:tabs>
        <w:jc w:val="both"/>
        <w:rPr>
          <w:rFonts w:ascii="Arial" w:hAnsi="Arial" w:cs="Arial"/>
          <w:sz w:val="20"/>
          <w:szCs w:val="20"/>
          <w:lang w:val="en-GB"/>
        </w:rPr>
      </w:pPr>
    </w:p>
    <w:sectPr w:rsidR="00C15445">
      <w:pgSz w:w="11906" w:h="16838" w:code="9"/>
      <w:pgMar w:top="1440" w:right="1440" w:bottom="1440" w:left="1440" w:header="709" w:footer="709" w:gutter="0"/>
      <w:paperSrc w:first="257" w:other="25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C1D9F"/>
    <w:multiLevelType w:val="hybridMultilevel"/>
    <w:tmpl w:val="3112FC56"/>
    <w:lvl w:ilvl="0" w:tplc="B8FE68C8">
      <w:start w:val="1"/>
      <w:numFmt w:val="lowerRoman"/>
      <w:lvlText w:val="(%1)"/>
      <w:lvlJc w:val="left"/>
      <w:pPr>
        <w:ind w:left="1245" w:hanging="720"/>
      </w:pPr>
      <w:rPr>
        <w:rFonts w:cs="Times New Roman" w:hint="default"/>
      </w:rPr>
    </w:lvl>
    <w:lvl w:ilvl="1" w:tplc="44090019" w:tentative="1">
      <w:start w:val="1"/>
      <w:numFmt w:val="lowerLetter"/>
      <w:lvlText w:val="%2."/>
      <w:lvlJc w:val="left"/>
      <w:pPr>
        <w:ind w:left="1605" w:hanging="360"/>
      </w:pPr>
      <w:rPr>
        <w:rFonts w:cs="Times New Roman"/>
      </w:rPr>
    </w:lvl>
    <w:lvl w:ilvl="2" w:tplc="4409001B" w:tentative="1">
      <w:start w:val="1"/>
      <w:numFmt w:val="lowerRoman"/>
      <w:lvlText w:val="%3."/>
      <w:lvlJc w:val="right"/>
      <w:pPr>
        <w:ind w:left="2325" w:hanging="180"/>
      </w:pPr>
      <w:rPr>
        <w:rFonts w:cs="Times New Roman"/>
      </w:rPr>
    </w:lvl>
    <w:lvl w:ilvl="3" w:tplc="4409000F" w:tentative="1">
      <w:start w:val="1"/>
      <w:numFmt w:val="decimal"/>
      <w:lvlText w:val="%4."/>
      <w:lvlJc w:val="left"/>
      <w:pPr>
        <w:ind w:left="3045" w:hanging="360"/>
      </w:pPr>
      <w:rPr>
        <w:rFonts w:cs="Times New Roman"/>
      </w:rPr>
    </w:lvl>
    <w:lvl w:ilvl="4" w:tplc="44090019" w:tentative="1">
      <w:start w:val="1"/>
      <w:numFmt w:val="lowerLetter"/>
      <w:lvlText w:val="%5."/>
      <w:lvlJc w:val="left"/>
      <w:pPr>
        <w:ind w:left="3765" w:hanging="360"/>
      </w:pPr>
      <w:rPr>
        <w:rFonts w:cs="Times New Roman"/>
      </w:rPr>
    </w:lvl>
    <w:lvl w:ilvl="5" w:tplc="4409001B" w:tentative="1">
      <w:start w:val="1"/>
      <w:numFmt w:val="lowerRoman"/>
      <w:lvlText w:val="%6."/>
      <w:lvlJc w:val="right"/>
      <w:pPr>
        <w:ind w:left="4485" w:hanging="180"/>
      </w:pPr>
      <w:rPr>
        <w:rFonts w:cs="Times New Roman"/>
      </w:rPr>
    </w:lvl>
    <w:lvl w:ilvl="6" w:tplc="4409000F" w:tentative="1">
      <w:start w:val="1"/>
      <w:numFmt w:val="decimal"/>
      <w:lvlText w:val="%7."/>
      <w:lvlJc w:val="left"/>
      <w:pPr>
        <w:ind w:left="5205" w:hanging="360"/>
      </w:pPr>
      <w:rPr>
        <w:rFonts w:cs="Times New Roman"/>
      </w:rPr>
    </w:lvl>
    <w:lvl w:ilvl="7" w:tplc="44090019" w:tentative="1">
      <w:start w:val="1"/>
      <w:numFmt w:val="lowerLetter"/>
      <w:lvlText w:val="%8."/>
      <w:lvlJc w:val="left"/>
      <w:pPr>
        <w:ind w:left="5925" w:hanging="360"/>
      </w:pPr>
      <w:rPr>
        <w:rFonts w:cs="Times New Roman"/>
      </w:rPr>
    </w:lvl>
    <w:lvl w:ilvl="8" w:tplc="4409001B" w:tentative="1">
      <w:start w:val="1"/>
      <w:numFmt w:val="lowerRoman"/>
      <w:lvlText w:val="%9."/>
      <w:lvlJc w:val="right"/>
      <w:pPr>
        <w:ind w:left="6645" w:hanging="180"/>
      </w:pPr>
      <w:rPr>
        <w:rFonts w:cs="Times New Roman"/>
      </w:rPr>
    </w:lvl>
  </w:abstractNum>
  <w:abstractNum w:abstractNumId="1" w15:restartNumberingAfterBreak="0">
    <w:nsid w:val="514758E2"/>
    <w:multiLevelType w:val="hybridMultilevel"/>
    <w:tmpl w:val="0DE218AE"/>
    <w:lvl w:ilvl="0" w:tplc="51FEF466">
      <w:start w:val="3"/>
      <w:numFmt w:val="decimal"/>
      <w:lvlText w:val="%1."/>
      <w:lvlJc w:val="left"/>
      <w:pPr>
        <w:tabs>
          <w:tab w:val="num" w:pos="1050"/>
        </w:tabs>
        <w:ind w:left="1050" w:hanging="525"/>
      </w:pPr>
      <w:rPr>
        <w:rFonts w:cs="Times New Roman" w:hint="default"/>
      </w:rPr>
    </w:lvl>
    <w:lvl w:ilvl="1" w:tplc="1ACA231A">
      <w:start w:val="1"/>
      <w:numFmt w:val="lowerRoman"/>
      <w:lvlText w:val="(%2)"/>
      <w:lvlJc w:val="left"/>
      <w:pPr>
        <w:tabs>
          <w:tab w:val="num" w:pos="2145"/>
        </w:tabs>
        <w:ind w:left="2145" w:hanging="90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25"/>
        </w:tabs>
        <w:ind w:left="232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045"/>
        </w:tabs>
        <w:ind w:left="304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765"/>
        </w:tabs>
        <w:ind w:left="376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485"/>
        </w:tabs>
        <w:ind w:left="448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205"/>
        </w:tabs>
        <w:ind w:left="520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925"/>
        </w:tabs>
        <w:ind w:left="592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645"/>
        </w:tabs>
        <w:ind w:left="6645" w:hanging="180"/>
      </w:pPr>
      <w:rPr>
        <w:rFonts w:cs="Times New Roman"/>
      </w:rPr>
    </w:lvl>
  </w:abstractNum>
  <w:abstractNum w:abstractNumId="2" w15:restartNumberingAfterBreak="0">
    <w:nsid w:val="5A9A1E4F"/>
    <w:multiLevelType w:val="hybridMultilevel"/>
    <w:tmpl w:val="27B83E6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4E11D8"/>
    <w:multiLevelType w:val="hybridMultilevel"/>
    <w:tmpl w:val="7B2CCFB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5029012">
    <w:abstractNumId w:val="0"/>
  </w:num>
  <w:num w:numId="2" w16cid:durableId="932326931">
    <w:abstractNumId w:val="1"/>
  </w:num>
  <w:num w:numId="3" w16cid:durableId="1415469413">
    <w:abstractNumId w:val="3"/>
  </w:num>
  <w:num w:numId="4" w16cid:durableId="1790933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445"/>
    <w:rsid w:val="000A51FE"/>
    <w:rsid w:val="000F259B"/>
    <w:rsid w:val="00117F5C"/>
    <w:rsid w:val="00147E7B"/>
    <w:rsid w:val="00150B0C"/>
    <w:rsid w:val="001B57D7"/>
    <w:rsid w:val="001E4C0A"/>
    <w:rsid w:val="002162C6"/>
    <w:rsid w:val="002A7C52"/>
    <w:rsid w:val="003215AB"/>
    <w:rsid w:val="00336AD5"/>
    <w:rsid w:val="003A3100"/>
    <w:rsid w:val="003A5773"/>
    <w:rsid w:val="00422124"/>
    <w:rsid w:val="00432561"/>
    <w:rsid w:val="004A2C27"/>
    <w:rsid w:val="004F2DEE"/>
    <w:rsid w:val="00560006"/>
    <w:rsid w:val="00596DEE"/>
    <w:rsid w:val="005E5687"/>
    <w:rsid w:val="005E75BD"/>
    <w:rsid w:val="00617098"/>
    <w:rsid w:val="00624266"/>
    <w:rsid w:val="006364B5"/>
    <w:rsid w:val="006461F5"/>
    <w:rsid w:val="006678BF"/>
    <w:rsid w:val="006701C1"/>
    <w:rsid w:val="006942DC"/>
    <w:rsid w:val="00697BBE"/>
    <w:rsid w:val="006C0EB5"/>
    <w:rsid w:val="006D2EDC"/>
    <w:rsid w:val="006F77B6"/>
    <w:rsid w:val="00753BCF"/>
    <w:rsid w:val="007556AA"/>
    <w:rsid w:val="008560B9"/>
    <w:rsid w:val="008A4B87"/>
    <w:rsid w:val="008F7FF8"/>
    <w:rsid w:val="00955365"/>
    <w:rsid w:val="0097146A"/>
    <w:rsid w:val="00A11F83"/>
    <w:rsid w:val="00A323AD"/>
    <w:rsid w:val="00A4674E"/>
    <w:rsid w:val="00A55170"/>
    <w:rsid w:val="00A70301"/>
    <w:rsid w:val="00B0753B"/>
    <w:rsid w:val="00B1746F"/>
    <w:rsid w:val="00BB2DE7"/>
    <w:rsid w:val="00C15445"/>
    <w:rsid w:val="00C8566E"/>
    <w:rsid w:val="00C94367"/>
    <w:rsid w:val="00CC3C8D"/>
    <w:rsid w:val="00CD6FE3"/>
    <w:rsid w:val="00D07B24"/>
    <w:rsid w:val="00D656C1"/>
    <w:rsid w:val="00D73991"/>
    <w:rsid w:val="00D87359"/>
    <w:rsid w:val="00D9124B"/>
    <w:rsid w:val="00DC1A1C"/>
    <w:rsid w:val="00DE2631"/>
    <w:rsid w:val="00F43238"/>
    <w:rsid w:val="00F432D7"/>
    <w:rsid w:val="0FA9D638"/>
    <w:rsid w:val="2044BBE7"/>
    <w:rsid w:val="2D05F75F"/>
    <w:rsid w:val="33971D7B"/>
    <w:rsid w:val="6D662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4629D1"/>
  <w15:chartTrackingRefBased/>
  <w15:docId w15:val="{6CA7881B-68F7-4A6A-B61B-D912BAB3C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 Antiqua" w:eastAsia="Calibri" w:hAnsi="Book Antiqua" w:cs="Times New Roman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eastAsia="en-US"/>
    </w:rPr>
  </w:style>
  <w:style w:type="paragraph" w:styleId="Heading9">
    <w:name w:val="heading 9"/>
    <w:basedOn w:val="Normal"/>
    <w:next w:val="Normal"/>
    <w:link w:val="Heading9Char"/>
    <w:qFormat/>
    <w:locked/>
    <w:pPr>
      <w:keepNext/>
      <w:ind w:left="3600" w:firstLine="720"/>
      <w:outlineLvl w:val="8"/>
    </w:pPr>
    <w:rPr>
      <w:rFonts w:ascii="Times New Roman" w:eastAsia="Times New Roman" w:hAnsi="Times New Roman"/>
      <w:b/>
      <w:sz w:val="21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  <w:style w:type="paragraph" w:customStyle="1" w:styleId="InsideAddress">
    <w:name w:val="Inside Address"/>
    <w:basedOn w:val="Normal"/>
    <w:pPr>
      <w:spacing w:line="220" w:lineRule="atLeast"/>
      <w:jc w:val="both"/>
    </w:pPr>
    <w:rPr>
      <w:rFonts w:ascii="Arial" w:eastAsia="Times New Roman" w:hAnsi="Arial"/>
      <w:spacing w:val="-5"/>
      <w:sz w:val="20"/>
      <w:szCs w:val="20"/>
      <w:lang w:val="en-US"/>
    </w:rPr>
  </w:style>
  <w:style w:type="paragraph" w:styleId="BodyText3">
    <w:name w:val="Body Text 3"/>
    <w:basedOn w:val="Normal"/>
    <w:link w:val="BodyText3Char"/>
    <w:rPr>
      <w:rFonts w:ascii="Arial" w:eastAsia="Times New Roman" w:hAnsi="Arial" w:cs="Arial"/>
      <w:szCs w:val="20"/>
      <w:lang w:val="en-US"/>
    </w:rPr>
  </w:style>
  <w:style w:type="character" w:customStyle="1" w:styleId="BodyText3Char">
    <w:name w:val="Body Text 3 Char"/>
    <w:link w:val="BodyText3"/>
    <w:rPr>
      <w:rFonts w:ascii="Arial" w:eastAsia="Times New Roman" w:hAnsi="Arial" w:cs="Arial"/>
      <w:sz w:val="22"/>
      <w:lang w:val="en-US" w:eastAsia="en-US"/>
    </w:rPr>
  </w:style>
  <w:style w:type="character" w:customStyle="1" w:styleId="Heading9Char">
    <w:name w:val="Heading 9 Char"/>
    <w:link w:val="Heading9"/>
    <w:rPr>
      <w:rFonts w:ascii="Times New Roman" w:eastAsia="Times New Roman" w:hAnsi="Times New Roman"/>
      <w:b/>
      <w:sz w:val="21"/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FooterChar">
    <w:name w:val="Footer Char"/>
    <w:link w:val="Footer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Pr>
      <w:sz w:val="22"/>
      <w:szCs w:val="22"/>
      <w:lang w:eastAsia="en-US"/>
    </w:r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link w:val="BodyText"/>
    <w:uiPriority w:val="99"/>
    <w:rPr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hAnsi="Segoe UI" w:cs="Segoe UI"/>
      <w:sz w:val="18"/>
      <w:szCs w:val="18"/>
      <w:lang w:eastAsia="en-US"/>
    </w:rPr>
  </w:style>
  <w:style w:type="paragraph" w:styleId="NoSpacing">
    <w:name w:val="No Spacing"/>
    <w:uiPriority w:val="1"/>
    <w:qFormat/>
    <w:rPr>
      <w:rFonts w:ascii="Calibri" w:hAnsi="Calibri"/>
      <w:sz w:val="22"/>
      <w:szCs w:val="22"/>
      <w:lang w:val="en-US" w:eastAsia="en-US"/>
    </w:rPr>
  </w:style>
  <w:style w:type="table" w:styleId="TableGrid">
    <w:name w:val="Table Grid"/>
    <w:basedOn w:val="TableNormal"/>
    <w:lock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CommentTextChar">
    <w:name w:val="Comment Text Char"/>
    <w:link w:val="CommentText"/>
    <w:uiPriority w:val="99"/>
    <w:rPr>
      <w:rFonts w:ascii="Times New Roman" w:eastAsia="Times New Roman" w:hAnsi="Times New Roman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rFonts w:ascii="Book Antiqua" w:eastAsia="Calibri" w:hAnsi="Book Antiqua"/>
      <w:b/>
      <w:bCs/>
      <w:lang w:val="en-MY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Times New Roman" w:eastAsia="Times New Roman" w:hAnsi="Times New Roman"/>
      <w:b/>
      <w:bCs/>
      <w:lang w:val="en-US" w:eastAsia="en-US"/>
    </w:rPr>
  </w:style>
  <w:style w:type="paragraph" w:styleId="Revision">
    <w:name w:val="Revision"/>
    <w:hidden/>
    <w:uiPriority w:val="99"/>
    <w:semiHidden/>
    <w:rsid w:val="00DE2631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RLSE</dc:creator>
  <cp:keywords/>
  <cp:lastModifiedBy>David James</cp:lastModifiedBy>
  <cp:revision>7</cp:revision>
  <cp:lastPrinted>2017-07-14T04:24:00Z</cp:lastPrinted>
  <dcterms:created xsi:type="dcterms:W3CDTF">2026-05-01T08:07:00Z</dcterms:created>
  <dcterms:modified xsi:type="dcterms:W3CDTF">2026-05-12T08:04:00Z</dcterms:modified>
</cp:coreProperties>
</file>